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75B00" w:rsidRDefault="00375B00"/>
    <w:p w:rsidR="00252650" w:rsidRDefault="00252650"/>
    <w:p w:rsidR="00003403" w:rsidRDefault="00AB431A">
      <w:bookmarkStart w:id="0" w:name="_GoBack"/>
      <w:bookmarkEnd w:id="0"/>
      <w:r>
        <w:t>User Guide</w:t>
      </w:r>
    </w:p>
    <w:p w:rsidR="00003403" w:rsidRDefault="00AB431A">
      <w:r>
        <w:t>========</w:t>
      </w:r>
      <w:r w:rsidR="000A1426">
        <w:t>==============================================================</w:t>
      </w:r>
    </w:p>
    <w:p w:rsidR="00003403" w:rsidRDefault="00003403"/>
    <w:p w:rsidR="00003403" w:rsidRDefault="00AB431A" w:rsidP="0043062B">
      <w:r>
        <w:t xml:space="preserve">1) </w:t>
      </w:r>
      <w:r w:rsidR="0043062B">
        <w:t>Click on the Tennessee Valley Old</w:t>
      </w:r>
      <w:r w:rsidR="0065362C">
        <w:t xml:space="preserve"> Time Fiddlers’ Convention </w:t>
      </w:r>
      <w:r w:rsidR="0043062B">
        <w:t>app button on your phone to open the application.</w:t>
      </w:r>
    </w:p>
    <w:p w:rsidR="00D167DB" w:rsidRDefault="008B26E3" w:rsidP="0043062B">
      <w:r>
        <w:t>See Figure 1</w:t>
      </w:r>
      <w:r w:rsidR="00D167DB">
        <w:t>.1.</w:t>
      </w:r>
    </w:p>
    <w:p w:rsidR="00455D6F" w:rsidRDefault="00455D6F" w:rsidP="0043062B"/>
    <w:p w:rsidR="00C34536" w:rsidRDefault="00B60078" w:rsidP="0043062B">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 o:spid="_x0000_s1026" type="#_x0000_t66" style="position:absolute;margin-left:72.5pt;margin-top:94.3pt;width:98.5pt;height:25.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" adj="2796" fillcolor="#c00000" strokecolor="#243f60 [1604]" strokeweight="2pt"/>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5" type="#_x0000_t75" style="position:absolute;margin-left:55.5pt;margin-top:99.4pt;width:12.5pt;height:12.8pt;z-index:251664384;visibility:visible">
            <v:imagedata r:id="rId6" o:title=""/>
          </v:shape>
        </w:pict>
      </w:r>
      <w:r w:rsidR="00C34536" w:rsidRPr="00C34536">
        <w:rPr>
          <w:noProof/>
        </w:rPr>
        <w:drawing>
          <wp:inline distT="0" distB="0" distL="0" distR="0">
            <wp:extent cx="1179576" cy="2100920"/>
            <wp:effectExtent l="57150" t="0" r="59055" b="109220"/>
            <wp:docPr id="13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pic:cNvPicPr>
                      <a:picLocks noChangeAspect="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79576" cy="2100920"/>
                    </a:xfrm>
                    <a:prstGeom prst="rect">
                      <a:avLst/>
                    </a:prstGeom>
                    <a:effectLst>
                      <a:outerShdw blurRad="50800" dist="50800" dir="5400000" algn="ctr" rotWithShape="0">
                        <a:schemeClr val="bg1">
                          <a:lumMod val="65000"/>
                        </a:schemeClr>
                      </a:outerShdw>
                    </a:effectLst>
                  </pic:spPr>
                </pic:pic>
              </a:graphicData>
            </a:graphic>
          </wp:inline>
        </w:drawing>
      </w:r>
    </w:p>
    <w:p w:rsidR="00CB39AA" w:rsidRPr="00126BEE" w:rsidRDefault="00CB39AA" w:rsidP="00CB39AA">
      <w:pPr>
        <w:spacing w:line="240" w:lineRule="auto"/>
        <w:ind w:left="720"/>
        <w:rPr>
          <w:sz w:val="18"/>
          <w:szCs w:val="18"/>
        </w:rPr>
      </w:pPr>
      <w:r>
        <w:rPr>
          <w:sz w:val="18"/>
          <w:szCs w:val="18"/>
        </w:rPr>
        <w:t xml:space="preserve">Figure </w:t>
      </w:r>
      <w:r w:rsidR="008B26E3">
        <w:rPr>
          <w:sz w:val="18"/>
          <w:szCs w:val="18"/>
        </w:rPr>
        <w:t>1</w:t>
      </w:r>
      <w:r>
        <w:rPr>
          <w:sz w:val="18"/>
          <w:szCs w:val="18"/>
        </w:rPr>
        <w:t>.1</w:t>
      </w:r>
    </w:p>
    <w:p w:rsidR="00CB39AA" w:rsidRDefault="00CB39AA" w:rsidP="0043062B"/>
    <w:p w:rsidR="00003403" w:rsidRDefault="00003403">
      <w:pPr>
        <w:ind w:left="720"/>
      </w:pPr>
    </w:p>
    <w:p w:rsidR="00CB39AA" w:rsidRDefault="00AB431A">
      <w:r>
        <w:t xml:space="preserve">2) </w:t>
      </w:r>
      <w:r w:rsidR="00CB39AA">
        <w:t>At the Home screen, choose which option you would like by clicking on the button</w:t>
      </w:r>
      <w:r>
        <w:t xml:space="preserve">. </w:t>
      </w:r>
      <w:r w:rsidR="00375B00">
        <w:t xml:space="preserve"> Select “General Information”.</w:t>
      </w:r>
    </w:p>
    <w:p w:rsidR="00003403" w:rsidRDefault="00AB431A">
      <w:r>
        <w:t xml:space="preserve">See fig. </w:t>
      </w:r>
      <w:r w:rsidR="008B26E3">
        <w:t>1</w:t>
      </w:r>
      <w:r>
        <w:t>.</w:t>
      </w:r>
      <w:r w:rsidR="00EB5959">
        <w:t>2.</w:t>
      </w:r>
    </w:p>
    <w:p w:rsidR="00455D6F" w:rsidRDefault="00455D6F"/>
    <w:p w:rsidR="00003403" w:rsidRDefault="00B60078" w:rsidP="00CB39AA">
      <w:pPr>
        <w:spacing w:line="240" w:lineRule="auto"/>
      </w:pPr>
      <w:r>
        <w:rPr>
          <w:noProof/>
        </w:rPr>
        <w:pict>
          <v:shape id="_x0000_s1034" type="#_x0000_t66" style="position:absolute;margin-left:87pt;margin-top:72.9pt;width:98.5pt;height:25.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" adj="2796" fillcolor="#c00000" strokecolor="#243f60 [1604]" strokeweight="2pt"/>
        </w:pict>
      </w:r>
      <w:r w:rsidR="008B26E3">
        <w:rPr>
          <w:noProof/>
        </w:rPr>
        <w:drawing>
          <wp:inline distT="0" distB="0" distL="0" distR="0">
            <wp:extent cx="1295400" cy="2065364"/>
            <wp:effectExtent l="0" t="0" r="0" b="0"/>
            <wp:docPr id="9" name="Picture 9" descr="C:\Users\Erin\Pictures\Fiddler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n\Pictures\FiddlersHomeScreen.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7063" cy="2068015"/>
                    </a:xfrm>
                    <a:prstGeom prst="rect">
                      <a:avLst/>
                    </a:prstGeom>
                    <a:noFill/>
                    <a:ln>
                      <a:noFill/>
                    </a:ln>
                  </pic:spPr>
                </pic:pic>
              </a:graphicData>
            </a:graphic>
          </wp:inline>
        </w:drawing>
      </w:r>
    </w:p>
    <w:p w:rsidR="00003403" w:rsidRDefault="00003403" w:rsidP="00CB39AA">
      <w:pPr>
        <w:spacing w:line="240" w:lineRule="auto"/>
      </w:pPr>
    </w:p>
    <w:p w:rsidR="00003403" w:rsidRPr="00CB39AA" w:rsidRDefault="00CB39AA" w:rsidP="00CB39AA">
      <w:pPr>
        <w:spacing w:line="240" w:lineRule="auto"/>
        <w:ind w:left="720"/>
        <w:rPr>
          <w:sz w:val="18"/>
          <w:szCs w:val="18"/>
        </w:rPr>
      </w:pPr>
      <w:r w:rsidRPr="00CB39AA">
        <w:rPr>
          <w:sz w:val="18"/>
          <w:szCs w:val="18"/>
        </w:rPr>
        <w:t xml:space="preserve">Figure </w:t>
      </w:r>
      <w:r w:rsidR="008B26E3">
        <w:rPr>
          <w:sz w:val="18"/>
          <w:szCs w:val="18"/>
        </w:rPr>
        <w:t>1</w:t>
      </w:r>
      <w:r w:rsidRPr="00CB39AA">
        <w:rPr>
          <w:sz w:val="18"/>
          <w:szCs w:val="18"/>
        </w:rPr>
        <w:t>.2</w:t>
      </w:r>
    </w:p>
    <w:p w:rsidR="00003403" w:rsidRDefault="00003403"/>
    <w:p w:rsidR="009774BA" w:rsidRDefault="009774BA"/>
    <w:p w:rsidR="009774BA" w:rsidRDefault="009774BA"/>
    <w:p w:rsidR="009774BA" w:rsidRDefault="009774BA"/>
    <w:p w:rsidR="00694D34" w:rsidRDefault="00AB431A">
      <w:r>
        <w:t xml:space="preserve">3) </w:t>
      </w:r>
      <w:r w:rsidR="00F41D91">
        <w:t xml:space="preserve">This brings you to the General Information Screen on the TVOTFC website and displays a welcome message regarding the convention.  </w:t>
      </w:r>
      <w:r w:rsidR="00694D34">
        <w:t>To go to the next page, click on the red arrow on the bottom right hand corner of the screen.</w:t>
      </w:r>
    </w:p>
    <w:p w:rsidR="00003403" w:rsidRDefault="00AB431A">
      <w:r>
        <w:t xml:space="preserve">See fig. </w:t>
      </w:r>
      <w:r w:rsidR="008B26E3">
        <w:t>2.0.</w:t>
      </w:r>
    </w:p>
    <w:p w:rsidR="00455D6F" w:rsidRDefault="00455D6F"/>
    <w:p w:rsidR="009774BA" w:rsidRDefault="00B60078">
      <w:r>
        <w:rPr>
          <w:noProof/>
        </w:rPr>
        <w:pict>
          <v:shape id="_x0000_s1033" type="#_x0000_t66" style="position:absolute;margin-left:103pt;margin-top:146.9pt;width:98.5pt;height:25.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" adj="2796" fillcolor="#c00000" strokecolor="#243f60 [1604]" strokeweight="2pt"/>
        </w:pict>
      </w:r>
      <w:r w:rsidR="009774BA">
        <w:rPr>
          <w:noProof/>
        </w:rPr>
        <w:drawing>
          <wp:inline distT="0" distB="0" distL="0" distR="0">
            <wp:extent cx="1416050" cy="2269228"/>
            <wp:effectExtent l="0" t="0" r="0" b="0"/>
            <wp:docPr id="10" name="Picture 10" descr="C:\Users\Erin\Pictures\General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in\Pictures\GeneralInfo.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6050" cy="2269228"/>
                    </a:xfrm>
                    <a:prstGeom prst="rect">
                      <a:avLst/>
                    </a:prstGeom>
                    <a:noFill/>
                    <a:ln>
                      <a:noFill/>
                    </a:ln>
                  </pic:spPr>
                </pic:pic>
              </a:graphicData>
            </a:graphic>
          </wp:inline>
        </w:drawing>
      </w:r>
    </w:p>
    <w:p w:rsidR="009774BA" w:rsidRDefault="009774BA" w:rsidP="009774BA">
      <w:pPr>
        <w:spacing w:line="240" w:lineRule="auto"/>
        <w:ind w:left="720"/>
        <w:rPr>
          <w:sz w:val="18"/>
          <w:szCs w:val="18"/>
        </w:rPr>
      </w:pPr>
      <w:r w:rsidRPr="00CB39AA">
        <w:rPr>
          <w:sz w:val="18"/>
          <w:szCs w:val="18"/>
        </w:rPr>
        <w:t>Figure 2</w:t>
      </w:r>
      <w:r>
        <w:rPr>
          <w:sz w:val="18"/>
          <w:szCs w:val="18"/>
        </w:rPr>
        <w:t>.0</w:t>
      </w:r>
    </w:p>
    <w:p w:rsidR="00593A60" w:rsidRDefault="00593A60" w:rsidP="00593A60">
      <w:pPr>
        <w:spacing w:line="240" w:lineRule="auto"/>
      </w:pPr>
    </w:p>
    <w:p w:rsidR="00593A60" w:rsidRDefault="00636BC1" w:rsidP="00593A60">
      <w:pPr>
        <w:spacing w:line="240" w:lineRule="auto"/>
      </w:pPr>
      <w:r>
        <w:t xml:space="preserve">4) </w:t>
      </w:r>
      <w:r w:rsidR="00593A60">
        <w:t>The next page gives Admission Details including hours, cost, and a message about pets and coolers.  Again, to go to the next page, click on the red arrow on the bottom right corner of the screen.  See figure 2.1.</w:t>
      </w:r>
    </w:p>
    <w:p w:rsidR="00593A60" w:rsidRDefault="00593A60" w:rsidP="00593A60">
      <w:pPr>
        <w:spacing w:line="240" w:lineRule="auto"/>
      </w:pPr>
    </w:p>
    <w:p w:rsidR="00593A60" w:rsidRPr="00593A60" w:rsidRDefault="00B60078" w:rsidP="00593A60">
      <w:pPr>
        <w:spacing w:line="240" w:lineRule="auto"/>
      </w:pPr>
      <w:r>
        <w:rPr>
          <w:noProof/>
        </w:rPr>
        <w:pict>
          <v:shape id="_x0000_s1032" type="#_x0000_t66" style="position:absolute;margin-left:98pt;margin-top:148.75pt;width:98.5pt;height:25.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" adj="2796" fillcolor="#c00000" strokecolor="#243f60 [1604]" strokeweight="2pt"/>
        </w:pict>
      </w:r>
      <w:r w:rsidR="00593A60">
        <w:rPr>
          <w:noProof/>
        </w:rPr>
        <w:drawing>
          <wp:inline distT="0" distB="0" distL="0" distR="0">
            <wp:extent cx="1379286" cy="2208408"/>
            <wp:effectExtent l="0" t="0" r="0" b="1905"/>
            <wp:docPr id="13" name="Picture 13" descr="C:\Users\Erin\Pictures\GeneralInf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n\Pictures\GeneralInfo2.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246" cy="2211547"/>
                    </a:xfrm>
                    <a:prstGeom prst="rect">
                      <a:avLst/>
                    </a:prstGeom>
                    <a:noFill/>
                    <a:ln>
                      <a:noFill/>
                    </a:ln>
                  </pic:spPr>
                </pic:pic>
              </a:graphicData>
            </a:graphic>
          </wp:inline>
        </w:drawing>
      </w:r>
    </w:p>
    <w:p w:rsidR="00636BC1" w:rsidRDefault="00636BC1" w:rsidP="00636BC1">
      <w:pPr>
        <w:spacing w:line="240" w:lineRule="auto"/>
        <w:ind w:left="720"/>
        <w:rPr>
          <w:sz w:val="18"/>
          <w:szCs w:val="18"/>
        </w:rPr>
      </w:pPr>
      <w:r w:rsidRPr="00CB39AA">
        <w:rPr>
          <w:sz w:val="18"/>
          <w:szCs w:val="18"/>
        </w:rPr>
        <w:t>Figure 2</w:t>
      </w:r>
      <w:r>
        <w:rPr>
          <w:sz w:val="18"/>
          <w:szCs w:val="18"/>
        </w:rPr>
        <w:t>.1</w:t>
      </w:r>
    </w:p>
    <w:p w:rsidR="00636BC1" w:rsidRDefault="00636BC1" w:rsidP="00636BC1">
      <w:pPr>
        <w:spacing w:line="240" w:lineRule="auto"/>
        <w:ind w:left="720"/>
        <w:rPr>
          <w:sz w:val="18"/>
          <w:szCs w:val="18"/>
        </w:rPr>
      </w:pPr>
    </w:p>
    <w:p w:rsidR="0098413B" w:rsidRDefault="0098413B" w:rsidP="0098413B">
      <w:pPr>
        <w:spacing w:line="240" w:lineRule="auto"/>
      </w:pPr>
    </w:p>
    <w:p w:rsidR="0098413B" w:rsidRDefault="0098413B" w:rsidP="0098413B">
      <w:pPr>
        <w:spacing w:line="240" w:lineRule="auto"/>
      </w:pPr>
    </w:p>
    <w:p w:rsidR="0098413B" w:rsidRDefault="0098413B" w:rsidP="0098413B">
      <w:pPr>
        <w:spacing w:line="240" w:lineRule="auto"/>
      </w:pPr>
    </w:p>
    <w:p w:rsidR="0098413B" w:rsidRDefault="0098413B" w:rsidP="0098413B">
      <w:pPr>
        <w:spacing w:line="240" w:lineRule="auto"/>
      </w:pPr>
    </w:p>
    <w:p w:rsidR="0098413B" w:rsidRDefault="0098413B" w:rsidP="0098413B">
      <w:pPr>
        <w:spacing w:line="240" w:lineRule="auto"/>
      </w:pPr>
    </w:p>
    <w:p w:rsidR="0098413B" w:rsidRDefault="0098413B" w:rsidP="0098413B">
      <w:pPr>
        <w:spacing w:line="240" w:lineRule="auto"/>
      </w:pPr>
    </w:p>
    <w:p w:rsidR="0098413B" w:rsidRDefault="0098413B" w:rsidP="0098413B">
      <w:pPr>
        <w:spacing w:line="240" w:lineRule="auto"/>
      </w:pPr>
    </w:p>
    <w:p w:rsidR="0098413B" w:rsidRDefault="0098413B" w:rsidP="0098413B">
      <w:pPr>
        <w:spacing w:line="240" w:lineRule="auto"/>
      </w:pPr>
      <w:r>
        <w:t>5) The last General Information page lists some considerations.  To go back to the application’s Home screen, click on the red House button on the bottom right corner of the screen.</w:t>
      </w:r>
      <w:r w:rsidR="00455D6F">
        <w:t xml:space="preserve">  </w:t>
      </w:r>
    </w:p>
    <w:p w:rsidR="0098413B" w:rsidRDefault="0098413B" w:rsidP="0098413B">
      <w:pPr>
        <w:spacing w:line="240" w:lineRule="auto"/>
      </w:pPr>
      <w:r>
        <w:t>See figure 2.2.</w:t>
      </w:r>
    </w:p>
    <w:p w:rsidR="0098413B" w:rsidRDefault="0098413B" w:rsidP="0098413B">
      <w:pPr>
        <w:spacing w:line="240" w:lineRule="auto"/>
      </w:pPr>
    </w:p>
    <w:p w:rsidR="0098413B" w:rsidRDefault="00B60078" w:rsidP="0098413B">
      <w:pPr>
        <w:spacing w:line="240" w:lineRule="auto"/>
      </w:pPr>
      <w:r>
        <w:rPr>
          <w:noProof/>
        </w:rPr>
        <w:pict>
          <v:shape id="_x0000_s1031" type="#_x0000_t66" style="position:absolute;margin-left:86.5pt;margin-top:130pt;width:98.5pt;height:25.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" adj="2796" fillcolor="#c00000" strokecolor="#243f60 [1604]" strokeweight="2pt"/>
        </w:pict>
      </w:r>
      <w:r w:rsidR="0098413B">
        <w:rPr>
          <w:noProof/>
        </w:rPr>
        <w:drawing>
          <wp:inline distT="0" distB="0" distL="0" distR="0">
            <wp:extent cx="1227934" cy="1966074"/>
            <wp:effectExtent l="0" t="0" r="0" b="0"/>
            <wp:docPr id="15" name="Picture 15" descr="C:\Users\Erin\Pictures\GeneralInf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in\Pictures\GeneralInfo3.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7934" cy="1966074"/>
                    </a:xfrm>
                    <a:prstGeom prst="rect">
                      <a:avLst/>
                    </a:prstGeom>
                    <a:noFill/>
                    <a:ln>
                      <a:noFill/>
                    </a:ln>
                  </pic:spPr>
                </pic:pic>
              </a:graphicData>
            </a:graphic>
          </wp:inline>
        </w:drawing>
      </w:r>
    </w:p>
    <w:p w:rsidR="0098413B" w:rsidRDefault="0098413B" w:rsidP="0098413B">
      <w:pPr>
        <w:spacing w:line="240" w:lineRule="auto"/>
        <w:ind w:left="720"/>
        <w:rPr>
          <w:sz w:val="18"/>
          <w:szCs w:val="18"/>
        </w:rPr>
      </w:pPr>
      <w:r w:rsidRPr="00CB39AA">
        <w:rPr>
          <w:sz w:val="18"/>
          <w:szCs w:val="18"/>
        </w:rPr>
        <w:t>Figure 2</w:t>
      </w:r>
      <w:r>
        <w:rPr>
          <w:sz w:val="18"/>
          <w:szCs w:val="18"/>
        </w:rPr>
        <w:t>.2</w:t>
      </w:r>
    </w:p>
    <w:p w:rsidR="0098413B" w:rsidRPr="0098413B" w:rsidRDefault="0098413B" w:rsidP="0098413B">
      <w:pPr>
        <w:spacing w:line="240" w:lineRule="auto"/>
      </w:pPr>
    </w:p>
    <w:p w:rsidR="008B26E3" w:rsidRDefault="00455D6F" w:rsidP="008B26E3">
      <w:r>
        <w:t>6</w:t>
      </w:r>
      <w:r w:rsidR="008B26E3">
        <w:t xml:space="preserve">) </w:t>
      </w:r>
      <w:r w:rsidR="009D14FF">
        <w:t>From the Home page, se</w:t>
      </w:r>
      <w:r w:rsidR="008B26E3">
        <w:t>lect “Campus Map”. See fig. 3.0.</w:t>
      </w:r>
    </w:p>
    <w:p w:rsidR="00455D6F" w:rsidRDefault="00455D6F" w:rsidP="008B26E3"/>
    <w:p w:rsidR="009D14FF" w:rsidRDefault="00B60078" w:rsidP="008B26E3">
      <w:r>
        <w:rPr>
          <w:noProof/>
        </w:rPr>
        <w:pict>
          <v:shape id="_x0000_s1030" type="#_x0000_t66" style="position:absolute;margin-left:80pt;margin-top:87.1pt;width:98.5pt;height:25.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" adj="2796" fillcolor="#c00000" strokecolor="#243f60 [1604]" strokeweight="2pt"/>
        </w:pict>
      </w:r>
      <w:r w:rsidR="009D14FF">
        <w:rPr>
          <w:noProof/>
        </w:rPr>
        <w:drawing>
          <wp:inline distT="0" distB="0" distL="0" distR="0">
            <wp:extent cx="1295400" cy="2065364"/>
            <wp:effectExtent l="0" t="0" r="0" b="0"/>
            <wp:docPr id="17" name="Picture 17" descr="C:\Users\Erin\Pictures\Fiddler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n\Pictures\FiddlersHomeScreen.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7063" cy="2068015"/>
                    </a:xfrm>
                    <a:prstGeom prst="rect">
                      <a:avLst/>
                    </a:prstGeom>
                    <a:noFill/>
                    <a:ln>
                      <a:noFill/>
                    </a:ln>
                  </pic:spPr>
                </pic:pic>
              </a:graphicData>
            </a:graphic>
          </wp:inline>
        </w:drawing>
      </w:r>
    </w:p>
    <w:p w:rsidR="009774BA" w:rsidRPr="00CB39AA" w:rsidRDefault="009774BA" w:rsidP="009774BA">
      <w:pPr>
        <w:spacing w:line="240" w:lineRule="auto"/>
        <w:ind w:left="720"/>
        <w:rPr>
          <w:sz w:val="18"/>
          <w:szCs w:val="18"/>
        </w:rPr>
      </w:pPr>
      <w:r w:rsidRPr="00CB39AA">
        <w:rPr>
          <w:sz w:val="18"/>
          <w:szCs w:val="18"/>
        </w:rPr>
        <w:t xml:space="preserve">Figure </w:t>
      </w:r>
      <w:r>
        <w:rPr>
          <w:sz w:val="18"/>
          <w:szCs w:val="18"/>
        </w:rPr>
        <w:t>3.0</w:t>
      </w:r>
    </w:p>
    <w:p w:rsidR="00CB0B28" w:rsidRDefault="00CB0B28"/>
    <w:p w:rsidR="00CB0B28" w:rsidRDefault="00CB0B28"/>
    <w:p w:rsidR="00CB0B28" w:rsidRDefault="00CB0B28"/>
    <w:p w:rsidR="00CB0B28" w:rsidRDefault="00CB0B28"/>
    <w:p w:rsidR="00CB0B28" w:rsidRDefault="00CB0B28"/>
    <w:p w:rsidR="00CB0B28" w:rsidRDefault="00CB0B28"/>
    <w:p w:rsidR="00CB0B28" w:rsidRDefault="00CB0B28"/>
    <w:p w:rsidR="00CB0B28" w:rsidRDefault="00CB0B28"/>
    <w:p w:rsidR="00CB0B28" w:rsidRDefault="00CB0B28"/>
    <w:p w:rsidR="00CB0B28" w:rsidRDefault="00CB0B28"/>
    <w:p w:rsidR="00CB0B28" w:rsidRDefault="00CB0B28"/>
    <w:p w:rsidR="00CB0B28" w:rsidRDefault="00CB0B28"/>
    <w:p w:rsidR="001F53DE" w:rsidRDefault="001F53DE"/>
    <w:p w:rsidR="00CB0B28" w:rsidRDefault="00407635">
      <w:r>
        <w:t xml:space="preserve">7) </w:t>
      </w:r>
      <w:r w:rsidR="00CB0B28">
        <w:t xml:space="preserve">The Campus Map appears on the screen.  It is shown in landscape mode, but will realign in portrait mode if you turn your phone upright.  You can zoom in by using your fingers to make a pinching motion.  To zoom out, simply make the opposite motion with your fingers ~ pinch </w:t>
      </w:r>
      <w:r w:rsidR="00C02B16">
        <w:t>out</w:t>
      </w:r>
      <w:r w:rsidR="00CB0B28">
        <w:t>.</w:t>
      </w:r>
    </w:p>
    <w:p w:rsidR="00407635" w:rsidRDefault="00407635">
      <w:r>
        <w:t>See figure 3.1.</w:t>
      </w:r>
    </w:p>
    <w:p w:rsidR="00CB0B28" w:rsidRDefault="00CB0B28">
      <w:r>
        <w:rPr>
          <w:noProof/>
        </w:rPr>
        <w:drawing>
          <wp:inline distT="0" distB="0" distL="0" distR="0">
            <wp:extent cx="1377950" cy="2206268"/>
            <wp:effectExtent l="0" t="0" r="0" b="3810"/>
            <wp:docPr id="19" name="Picture 19" descr="C:\Users\Erin\Pictures\Campu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n\Pictures\CampusMap.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0" cy="2211344"/>
                    </a:xfrm>
                    <a:prstGeom prst="rect">
                      <a:avLst/>
                    </a:prstGeom>
                    <a:noFill/>
                    <a:ln>
                      <a:noFill/>
                    </a:ln>
                  </pic:spPr>
                </pic:pic>
              </a:graphicData>
            </a:graphic>
          </wp:inline>
        </w:drawing>
      </w:r>
    </w:p>
    <w:p w:rsidR="00407635" w:rsidRPr="00CB39AA" w:rsidRDefault="00407635" w:rsidP="00407635">
      <w:pPr>
        <w:spacing w:line="240" w:lineRule="auto"/>
        <w:ind w:left="720"/>
        <w:rPr>
          <w:sz w:val="18"/>
          <w:szCs w:val="18"/>
        </w:rPr>
      </w:pPr>
      <w:r w:rsidRPr="00CB39AA">
        <w:rPr>
          <w:sz w:val="18"/>
          <w:szCs w:val="18"/>
        </w:rPr>
        <w:t xml:space="preserve">Figure </w:t>
      </w:r>
      <w:r>
        <w:rPr>
          <w:sz w:val="18"/>
          <w:szCs w:val="18"/>
        </w:rPr>
        <w:t>3.1</w:t>
      </w:r>
    </w:p>
    <w:p w:rsidR="00EE248C" w:rsidRDefault="00EE248C"/>
    <w:p w:rsidR="00407635" w:rsidRDefault="008459F7">
      <w:r>
        <w:t>8) To go back to the Home page, just hit your phone’s Back Button.</w:t>
      </w:r>
    </w:p>
    <w:p w:rsidR="008459F7" w:rsidRDefault="008459F7"/>
    <w:p w:rsidR="008B26E3" w:rsidRDefault="008459F7" w:rsidP="008B26E3">
      <w:r>
        <w:t>9</w:t>
      </w:r>
      <w:r w:rsidR="008B26E3">
        <w:t xml:space="preserve">) </w:t>
      </w:r>
      <w:r w:rsidR="004D40E4">
        <w:t>From the Home screen, s</w:t>
      </w:r>
      <w:r w:rsidR="008B26E3">
        <w:t>elect “Schedule”. See fig. 4.0.</w:t>
      </w:r>
    </w:p>
    <w:p w:rsidR="00A25561" w:rsidRDefault="00A25561" w:rsidP="008B26E3"/>
    <w:p w:rsidR="00A25561" w:rsidRDefault="00B60078" w:rsidP="008B26E3">
      <w:r>
        <w:rPr>
          <w:noProof/>
        </w:rPr>
        <w:pict>
          <v:shape id="_x0000_s1029" type="#_x0000_t66" style="position:absolute;margin-left:81pt;margin-top:101.9pt;width:98.5pt;height:25.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" adj="2796" fillcolor="#c00000" strokecolor="#243f60 [1604]" strokeweight="2pt"/>
        </w:pict>
      </w:r>
      <w:r w:rsidR="00A25561">
        <w:rPr>
          <w:noProof/>
        </w:rPr>
        <w:drawing>
          <wp:inline distT="0" distB="0" distL="0" distR="0">
            <wp:extent cx="1295400" cy="2065364"/>
            <wp:effectExtent l="0" t="0" r="0" b="0"/>
            <wp:docPr id="20" name="Picture 20" descr="C:\Users\Erin\Pictures\Fiddler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n\Pictures\FiddlersHomeScreen.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7063" cy="2068015"/>
                    </a:xfrm>
                    <a:prstGeom prst="rect">
                      <a:avLst/>
                    </a:prstGeom>
                    <a:noFill/>
                    <a:ln>
                      <a:noFill/>
                    </a:ln>
                  </pic:spPr>
                </pic:pic>
              </a:graphicData>
            </a:graphic>
          </wp:inline>
        </w:drawing>
      </w:r>
    </w:p>
    <w:p w:rsidR="009774BA" w:rsidRPr="00CB39AA" w:rsidRDefault="009774BA" w:rsidP="009774BA">
      <w:pPr>
        <w:spacing w:line="240" w:lineRule="auto"/>
        <w:ind w:left="720"/>
        <w:rPr>
          <w:sz w:val="18"/>
          <w:szCs w:val="18"/>
        </w:rPr>
      </w:pPr>
      <w:r w:rsidRPr="00CB39AA">
        <w:rPr>
          <w:sz w:val="18"/>
          <w:szCs w:val="18"/>
        </w:rPr>
        <w:t xml:space="preserve">Figure </w:t>
      </w:r>
      <w:r>
        <w:rPr>
          <w:sz w:val="18"/>
          <w:szCs w:val="18"/>
        </w:rPr>
        <w:t>4.0</w:t>
      </w:r>
    </w:p>
    <w:p w:rsidR="00EE248C" w:rsidRDefault="00EE248C"/>
    <w:p w:rsidR="001A2163" w:rsidRDefault="001A2163"/>
    <w:p w:rsidR="001A2163" w:rsidRDefault="001A2163"/>
    <w:p w:rsidR="001A2163" w:rsidRDefault="001A2163"/>
    <w:p w:rsidR="001A2163" w:rsidRDefault="001A2163"/>
    <w:p w:rsidR="001A2163" w:rsidRDefault="001A2163"/>
    <w:p w:rsidR="001A2163" w:rsidRDefault="001A2163"/>
    <w:p w:rsidR="001A2163" w:rsidRDefault="001A2163"/>
    <w:p w:rsidR="002726B2" w:rsidRDefault="004D40E4">
      <w:r>
        <w:t xml:space="preserve">10) </w:t>
      </w:r>
      <w:r w:rsidR="00EE248C">
        <w:t>From the Schedule page, click on the category</w:t>
      </w:r>
      <w:r w:rsidR="001A2163">
        <w:t>/contestant</w:t>
      </w:r>
      <w:r w:rsidR="00EE248C">
        <w:t xml:space="preserve"> that you would like to see the schedule for.</w:t>
      </w:r>
      <w:r w:rsidR="001A2163">
        <w:t xml:space="preserve">  </w:t>
      </w:r>
      <w:r w:rsidR="00671BFC">
        <w:t>You may click on your phone’s Back button to return to the Home screen.</w:t>
      </w:r>
    </w:p>
    <w:p w:rsidR="00EE248C" w:rsidRDefault="00EE248C">
      <w:r>
        <w:t>See figure 4.1.</w:t>
      </w:r>
    </w:p>
    <w:p w:rsidR="00EE248C" w:rsidRDefault="00EE248C"/>
    <w:p w:rsidR="004D40E4" w:rsidRDefault="001A2163">
      <w:r>
        <w:rPr>
          <w:noProof/>
        </w:rPr>
        <w:drawing>
          <wp:inline distT="0" distB="0" distL="0" distR="0">
            <wp:extent cx="1231900" cy="2018671"/>
            <wp:effectExtent l="0" t="0" r="6350" b="635"/>
            <wp:docPr id="2" name="Picture 2" descr="C:\Users\Erin\Pictures\Sche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n\Pictures\Schedule2.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3292" cy="2020951"/>
                    </a:xfrm>
                    <a:prstGeom prst="rect">
                      <a:avLst/>
                    </a:prstGeom>
                    <a:noFill/>
                    <a:ln>
                      <a:noFill/>
                    </a:ln>
                  </pic:spPr>
                </pic:pic>
              </a:graphicData>
            </a:graphic>
          </wp:inline>
        </w:drawing>
      </w:r>
    </w:p>
    <w:p w:rsidR="00EE248C" w:rsidRPr="00CB39AA" w:rsidRDefault="00EE248C" w:rsidP="00EE248C">
      <w:pPr>
        <w:spacing w:line="240" w:lineRule="auto"/>
        <w:ind w:left="720"/>
        <w:rPr>
          <w:sz w:val="18"/>
          <w:szCs w:val="18"/>
        </w:rPr>
      </w:pPr>
      <w:r w:rsidRPr="00CB39AA">
        <w:rPr>
          <w:sz w:val="18"/>
          <w:szCs w:val="18"/>
        </w:rPr>
        <w:t xml:space="preserve">Figure </w:t>
      </w:r>
      <w:r>
        <w:rPr>
          <w:sz w:val="18"/>
          <w:szCs w:val="18"/>
        </w:rPr>
        <w:t>4.1</w:t>
      </w:r>
    </w:p>
    <w:p w:rsidR="00EE248C" w:rsidRDefault="00EE248C" w:rsidP="008B26E3"/>
    <w:p w:rsidR="008B26E3" w:rsidRDefault="008459F7" w:rsidP="008B26E3">
      <w:r>
        <w:t>1</w:t>
      </w:r>
      <w:r w:rsidR="004D40E4">
        <w:t>1</w:t>
      </w:r>
      <w:r w:rsidR="008B26E3">
        <w:t xml:space="preserve">) </w:t>
      </w:r>
      <w:r w:rsidR="00715891">
        <w:t>From the Home screen, s</w:t>
      </w:r>
      <w:r w:rsidR="008B26E3">
        <w:t>elect “Winners”. See fig. 5.0.</w:t>
      </w:r>
    </w:p>
    <w:p w:rsidR="00715891" w:rsidRDefault="00715891" w:rsidP="008B26E3"/>
    <w:p w:rsidR="00715891" w:rsidRDefault="00715891" w:rsidP="008B26E3">
      <w:r>
        <w:rPr>
          <w:noProof/>
        </w:rPr>
        <w:drawing>
          <wp:inline distT="0" distB="0" distL="0" distR="0">
            <wp:extent cx="1295400" cy="2065364"/>
            <wp:effectExtent l="0" t="0" r="0" b="0"/>
            <wp:docPr id="24" name="Picture 24" descr="C:\Users\Erin\Pictures\Fiddler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n\Pictures\FiddlersHomeScreen.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7063" cy="2068015"/>
                    </a:xfrm>
                    <a:prstGeom prst="rect">
                      <a:avLst/>
                    </a:prstGeom>
                    <a:noFill/>
                    <a:ln>
                      <a:noFill/>
                    </a:ln>
                  </pic:spPr>
                </pic:pic>
              </a:graphicData>
            </a:graphic>
          </wp:inline>
        </w:drawing>
      </w:r>
      <w:r w:rsidR="00B60078">
        <w:rPr>
          <w:noProof/>
        </w:rPr>
        <w:pict>
          <v:shape id="_x0000_s1028" type="#_x0000_t66" style="position:absolute;margin-left:93pt;margin-top:119.45pt;width:98.5pt;height:25.5pt;z-index:2516807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" adj="2796" fillcolor="#c00000" strokecolor="#243f60 [1604]" strokeweight="2pt"/>
        </w:pict>
      </w:r>
    </w:p>
    <w:p w:rsidR="009774BA" w:rsidRPr="00CB39AA" w:rsidRDefault="009774BA" w:rsidP="009774BA">
      <w:pPr>
        <w:spacing w:line="240" w:lineRule="auto"/>
        <w:ind w:left="720"/>
        <w:rPr>
          <w:sz w:val="18"/>
          <w:szCs w:val="18"/>
        </w:rPr>
      </w:pPr>
      <w:r w:rsidRPr="00CB39AA">
        <w:rPr>
          <w:sz w:val="18"/>
          <w:szCs w:val="18"/>
        </w:rPr>
        <w:t xml:space="preserve">Figure </w:t>
      </w:r>
      <w:r>
        <w:rPr>
          <w:sz w:val="18"/>
          <w:szCs w:val="18"/>
        </w:rPr>
        <w:t>5.0</w:t>
      </w:r>
    </w:p>
    <w:p w:rsidR="00715891" w:rsidRDefault="00715891" w:rsidP="008B26E3"/>
    <w:p w:rsidR="007A66C2" w:rsidRDefault="007A66C2" w:rsidP="005034A8"/>
    <w:p w:rsidR="007A66C2" w:rsidRDefault="007A66C2" w:rsidP="005034A8"/>
    <w:p w:rsidR="007A66C2" w:rsidRDefault="007A66C2" w:rsidP="005034A8"/>
    <w:p w:rsidR="007A66C2" w:rsidRDefault="007A66C2" w:rsidP="005034A8"/>
    <w:p w:rsidR="007A66C2" w:rsidRDefault="007A66C2" w:rsidP="005034A8"/>
    <w:p w:rsidR="007A66C2" w:rsidRDefault="007A66C2" w:rsidP="005034A8"/>
    <w:p w:rsidR="007A66C2" w:rsidRDefault="007A66C2" w:rsidP="005034A8"/>
    <w:p w:rsidR="007A66C2" w:rsidRDefault="007A66C2" w:rsidP="005034A8"/>
    <w:p w:rsidR="007A66C2" w:rsidRDefault="007A66C2" w:rsidP="005034A8"/>
    <w:p w:rsidR="007A66C2" w:rsidRDefault="007A66C2" w:rsidP="005034A8"/>
    <w:p w:rsidR="005034A8" w:rsidRDefault="005034A8" w:rsidP="005034A8">
      <w:r>
        <w:t>12) The Winners screen displays on the screen.  Click the category you would like to see the winners for, and all winners so far for the selected category will display on the screen.  Use your phone’s Back button to return to the Home screen.</w:t>
      </w:r>
    </w:p>
    <w:p w:rsidR="005034A8" w:rsidRDefault="005034A8" w:rsidP="005034A8">
      <w:r>
        <w:t>See figure 5.1.</w:t>
      </w:r>
    </w:p>
    <w:p w:rsidR="005034A8" w:rsidRDefault="005034A8" w:rsidP="005034A8"/>
    <w:p w:rsidR="00256E67" w:rsidRDefault="005034A8" w:rsidP="008B26E3">
      <w:r>
        <w:rPr>
          <w:noProof/>
        </w:rPr>
        <w:drawing>
          <wp:inline distT="0" distB="0" distL="0" distR="0">
            <wp:extent cx="1123950" cy="1839307"/>
            <wp:effectExtent l="0" t="0" r="0" b="8890"/>
            <wp:docPr id="3" name="Picture 3" descr="C:\Users\Erin\Pictures\Winn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n\Pictures\Winners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5320" cy="1841548"/>
                    </a:xfrm>
                    <a:prstGeom prst="rect">
                      <a:avLst/>
                    </a:prstGeom>
                    <a:noFill/>
                    <a:ln>
                      <a:noFill/>
                    </a:ln>
                  </pic:spPr>
                </pic:pic>
              </a:graphicData>
            </a:graphic>
          </wp:inline>
        </w:drawing>
      </w:r>
    </w:p>
    <w:p w:rsidR="005034A8" w:rsidRPr="00CB39AA" w:rsidRDefault="005034A8" w:rsidP="005034A8">
      <w:pPr>
        <w:spacing w:line="240" w:lineRule="auto"/>
        <w:ind w:left="720"/>
        <w:rPr>
          <w:sz w:val="18"/>
          <w:szCs w:val="18"/>
        </w:rPr>
      </w:pPr>
      <w:r w:rsidRPr="00CB39AA">
        <w:rPr>
          <w:sz w:val="18"/>
          <w:szCs w:val="18"/>
        </w:rPr>
        <w:t xml:space="preserve">Figure </w:t>
      </w:r>
      <w:r>
        <w:rPr>
          <w:sz w:val="18"/>
          <w:szCs w:val="18"/>
        </w:rPr>
        <w:t>5.1</w:t>
      </w:r>
    </w:p>
    <w:p w:rsidR="00256E67" w:rsidRDefault="00256E67" w:rsidP="008B26E3"/>
    <w:p w:rsidR="008B26E3" w:rsidRDefault="008459F7" w:rsidP="008B26E3">
      <w:r>
        <w:t>1</w:t>
      </w:r>
      <w:r w:rsidR="005034A8">
        <w:t>3</w:t>
      </w:r>
      <w:r w:rsidR="008B26E3">
        <w:t xml:space="preserve">) </w:t>
      </w:r>
      <w:r w:rsidR="00256E67">
        <w:t xml:space="preserve">From the Home </w:t>
      </w:r>
      <w:r w:rsidR="005034A8">
        <w:t>Screen</w:t>
      </w:r>
      <w:r w:rsidR="00256E67">
        <w:t xml:space="preserve"> s</w:t>
      </w:r>
      <w:r w:rsidR="008B26E3">
        <w:t>elect “Live Fiddlers Cam”. See fig. 6.0.</w:t>
      </w:r>
    </w:p>
    <w:p w:rsidR="00715891" w:rsidRDefault="00715891" w:rsidP="008B26E3"/>
    <w:p w:rsidR="00715891" w:rsidRDefault="00B60078" w:rsidP="008B26E3">
      <w:r>
        <w:rPr>
          <w:noProof/>
        </w:rPr>
        <w:pict>
          <v:shape id="_x0000_s1027" type="#_x0000_t66" style="position:absolute;margin-left:84pt;margin-top:131.25pt;width:98.5pt;height:25.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" adj="2796" fillcolor="#c00000" strokecolor="#243f60 [1604]" strokeweight="2pt"/>
        </w:pict>
      </w:r>
      <w:r w:rsidR="007D14DE">
        <w:rPr>
          <w:noProof/>
        </w:rPr>
        <w:drawing>
          <wp:inline distT="0" distB="0" distL="0" distR="0">
            <wp:extent cx="1295400" cy="2065364"/>
            <wp:effectExtent l="0" t="0" r="0" b="0"/>
            <wp:docPr id="26" name="Picture 26" descr="C:\Users\Erin\Pictures\Fiddler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n\Pictures\FiddlersHomeScreen.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7063" cy="2068015"/>
                    </a:xfrm>
                    <a:prstGeom prst="rect">
                      <a:avLst/>
                    </a:prstGeom>
                    <a:noFill/>
                    <a:ln>
                      <a:noFill/>
                    </a:ln>
                  </pic:spPr>
                </pic:pic>
              </a:graphicData>
            </a:graphic>
          </wp:inline>
        </w:drawing>
      </w:r>
    </w:p>
    <w:p w:rsidR="009774BA" w:rsidRPr="00CB39AA" w:rsidRDefault="009774BA" w:rsidP="009774BA">
      <w:pPr>
        <w:spacing w:line="240" w:lineRule="auto"/>
        <w:ind w:left="720"/>
        <w:rPr>
          <w:sz w:val="18"/>
          <w:szCs w:val="18"/>
        </w:rPr>
      </w:pPr>
      <w:r w:rsidRPr="00CB39AA">
        <w:rPr>
          <w:sz w:val="18"/>
          <w:szCs w:val="18"/>
        </w:rPr>
        <w:t xml:space="preserve">Figure </w:t>
      </w:r>
      <w:r>
        <w:rPr>
          <w:sz w:val="18"/>
          <w:szCs w:val="18"/>
        </w:rPr>
        <w:t>6.0</w:t>
      </w:r>
    </w:p>
    <w:p w:rsidR="008B26E3" w:rsidRDefault="008B26E3"/>
    <w:p w:rsidR="00F876E2" w:rsidRDefault="00F876E2"/>
    <w:p w:rsidR="00F876E2" w:rsidRDefault="00F876E2"/>
    <w:p w:rsidR="00F876E2" w:rsidRDefault="00F876E2"/>
    <w:p w:rsidR="00F876E2" w:rsidRDefault="00F876E2"/>
    <w:p w:rsidR="00F876E2" w:rsidRDefault="00F876E2"/>
    <w:p w:rsidR="00F876E2" w:rsidRDefault="00F876E2"/>
    <w:p w:rsidR="00F876E2" w:rsidRDefault="00F876E2"/>
    <w:p w:rsidR="00F876E2" w:rsidRDefault="00F876E2"/>
    <w:p w:rsidR="00F876E2" w:rsidRDefault="00F876E2"/>
    <w:p w:rsidR="00F876E2" w:rsidRDefault="00F876E2"/>
    <w:p w:rsidR="00F876E2" w:rsidRDefault="00F876E2" w:rsidP="00F876E2">
      <w:r>
        <w:t xml:space="preserve">14)  This will bring up the live feed of the webcam so you can see remotely what is going on at the convention.  Use your phone’s Back button to return to the application’s Home screen.  </w:t>
      </w:r>
    </w:p>
    <w:p w:rsidR="00F876E2" w:rsidRDefault="00F876E2" w:rsidP="00F876E2">
      <w:r>
        <w:t>See figure 6.1.</w:t>
      </w:r>
    </w:p>
    <w:p w:rsidR="00F876E2" w:rsidRDefault="00F876E2"/>
    <w:p w:rsidR="00003403" w:rsidRDefault="00F876E2" w:rsidP="008B26E3">
      <w:r>
        <w:rPr>
          <w:noProof/>
        </w:rPr>
        <w:drawing>
          <wp:inline distT="0" distB="0" distL="0" distR="0">
            <wp:extent cx="1606156" cy="2667000"/>
            <wp:effectExtent l="0" t="0" r="0" b="0"/>
            <wp:docPr id="4" name="Picture 4" descr="C:\Users\Erin\Pictures\Live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n\Pictures\LiveCam.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6156" cy="2667000"/>
                    </a:xfrm>
                    <a:prstGeom prst="rect">
                      <a:avLst/>
                    </a:prstGeom>
                    <a:noFill/>
                    <a:ln>
                      <a:noFill/>
                    </a:ln>
                  </pic:spPr>
                </pic:pic>
              </a:graphicData>
            </a:graphic>
          </wp:inline>
        </w:drawing>
      </w:r>
    </w:p>
    <w:p w:rsidR="00F876E2" w:rsidRPr="00CB39AA" w:rsidRDefault="00F876E2" w:rsidP="00F876E2">
      <w:pPr>
        <w:spacing w:line="240" w:lineRule="auto"/>
        <w:ind w:left="720"/>
        <w:rPr>
          <w:sz w:val="18"/>
          <w:szCs w:val="18"/>
        </w:rPr>
      </w:pPr>
      <w:r w:rsidRPr="00CB39AA">
        <w:rPr>
          <w:sz w:val="18"/>
          <w:szCs w:val="18"/>
        </w:rPr>
        <w:t xml:space="preserve">Figure </w:t>
      </w:r>
      <w:r>
        <w:rPr>
          <w:sz w:val="18"/>
          <w:szCs w:val="18"/>
        </w:rPr>
        <w:t>6.1</w:t>
      </w:r>
    </w:p>
    <w:p w:rsidR="00F876E2" w:rsidRDefault="00F876E2" w:rsidP="008B26E3"/>
    <w:p w:rsidR="004F4F77" w:rsidRDefault="004F4F77" w:rsidP="008B26E3"/>
    <w:p w:rsidR="004F4F77" w:rsidRDefault="004F4F77" w:rsidP="008B26E3">
      <w:r>
        <w:t xml:space="preserve">That is currently all the app functionality!  Hope you enjoy it! </w:t>
      </w:r>
    </w:p>
    <w:sectPr w:rsidR="004F4F77" w:rsidSect="00B60078">
      <w:headerReference w:type="default" r:id="rId16"/>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4F03" w:rsidRDefault="00B24F03">
      <w:pPr>
        <w:spacing w:line="240" w:lineRule="auto"/>
      </w:pPr>
      <w:r>
        <w:separator/>
      </w:r>
    </w:p>
  </w:endnote>
  <w:endnote w:type="continuationSeparator" w:id="0">
    <w:p w:rsidR="00B24F03" w:rsidRDefault="00B24F0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4F03" w:rsidRDefault="00B24F03">
      <w:pPr>
        <w:spacing w:line="240" w:lineRule="auto"/>
      </w:pPr>
      <w:r>
        <w:separator/>
      </w:r>
    </w:p>
  </w:footnote>
  <w:footnote w:type="continuationSeparator" w:id="0">
    <w:p w:rsidR="00B24F03" w:rsidRDefault="00B24F0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403" w:rsidRDefault="00AB431A">
    <w:pPr>
      <w:rPr>
        <w:ins w:id="1" w:author="Erin Corona" w:date="2013-04-14T12:37:00Z"/>
        <w:sz w:val="20"/>
      </w:rPr>
    </w:pPr>
    <w:r>
      <w:rPr>
        <w:sz w:val="20"/>
      </w:rPr>
      <w:t>CS45</w:t>
    </w:r>
    <w:r w:rsidR="00166824">
      <w:rPr>
        <w:sz w:val="20"/>
      </w:rPr>
      <w:t xml:space="preserve">2 </w:t>
    </w:r>
    <w:ins w:id="2" w:author="Erin Corona" w:date="2013-04-07T16:10:00Z">
      <w:r w:rsidR="008B26E3">
        <w:rPr>
          <w:sz w:val="20"/>
        </w:rPr>
        <w:t>Mobile Application</w:t>
      </w:r>
    </w:ins>
    <w:r>
      <w:rPr>
        <w:sz w:val="20"/>
      </w:rPr>
      <w:t xml:space="preserve"> User Guide</w:t>
    </w:r>
    <w:ins w:id="3" w:author="Erin Corona" w:date="2013-04-14T12:38:00Z">
      <w:r w:rsidR="00FF693B">
        <w:rPr>
          <w:sz w:val="20"/>
        </w:rPr>
        <w:t xml:space="preserve"> - Spring 2013</w:t>
      </w:r>
    </w:ins>
  </w:p>
  <w:p w:rsidR="00FF693B" w:rsidRDefault="00FF693B">
    <w:pPr>
      <w:rPr>
        <w:ins w:id="4" w:author="Erin Corona" w:date="2013-04-14T12:38:00Z"/>
        <w:sz w:val="20"/>
      </w:rPr>
    </w:pPr>
    <w:ins w:id="5" w:author="Erin Corona" w:date="2013-04-14T12:37:00Z">
      <w:r>
        <w:rPr>
          <w:sz w:val="20"/>
        </w:rPr>
        <w:t>Erin Corona</w:t>
      </w:r>
    </w:ins>
  </w:p>
  <w:p w:rsidR="00FF693B" w:rsidRDefault="00FF693B" w:rsidP="00FF693B">
    <w:pPr>
      <w:rPr>
        <w:ins w:id="6" w:author="Erin Corona" w:date="2013-04-14T12:38:00Z"/>
      </w:rPr>
    </w:pPr>
    <w:ins w:id="7" w:author="Erin Corona" w:date="2013-04-14T12:38:00Z">
      <w:r>
        <w:rPr>
          <w:sz w:val="20"/>
        </w:rPr>
        <w:t>Thomas Heckwolf</w:t>
      </w:r>
    </w:ins>
  </w:p>
  <w:p w:rsidR="00FF693B" w:rsidRDefault="00FF693B" w:rsidP="00FF693B">
    <w:pPr>
      <w:rPr>
        <w:ins w:id="8" w:author="Erin Corona" w:date="2013-04-14T12:38:00Z"/>
        <w:sz w:val="20"/>
      </w:rPr>
    </w:pPr>
    <w:ins w:id="9" w:author="Erin Corona" w:date="2013-04-14T12:38:00Z">
      <w:r>
        <w:rPr>
          <w:sz w:val="20"/>
        </w:rPr>
        <w:t>Mason Reams</w:t>
      </w:r>
    </w:ins>
  </w:p>
  <w:p w:rsidR="00000000" w:rsidRDefault="00FF693B">
    <w:ins w:id="10" w:author="Erin Corona" w:date="2013-04-14T12:37:00Z">
      <w:r>
        <w:rPr>
          <w:sz w:val="20"/>
        </w:rPr>
        <w:t>Corey Young</w:t>
      </w:r>
    </w:ins>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
  <w:rsids>
    <w:rsidRoot w:val="00003403"/>
    <w:rsid w:val="00003403"/>
    <w:rsid w:val="000A1426"/>
    <w:rsid w:val="000C042E"/>
    <w:rsid w:val="00166824"/>
    <w:rsid w:val="00173E60"/>
    <w:rsid w:val="001A2163"/>
    <w:rsid w:val="001F53DE"/>
    <w:rsid w:val="00213F1A"/>
    <w:rsid w:val="00252650"/>
    <w:rsid w:val="00256E67"/>
    <w:rsid w:val="002726B2"/>
    <w:rsid w:val="002B71E4"/>
    <w:rsid w:val="003247D6"/>
    <w:rsid w:val="00375B00"/>
    <w:rsid w:val="00395B81"/>
    <w:rsid w:val="00407635"/>
    <w:rsid w:val="0043062B"/>
    <w:rsid w:val="00452BB0"/>
    <w:rsid w:val="00455D6F"/>
    <w:rsid w:val="00460133"/>
    <w:rsid w:val="004B5D82"/>
    <w:rsid w:val="004D40E4"/>
    <w:rsid w:val="004F4F77"/>
    <w:rsid w:val="005034A8"/>
    <w:rsid w:val="00593A60"/>
    <w:rsid w:val="00636BC1"/>
    <w:rsid w:val="0065362C"/>
    <w:rsid w:val="0066466C"/>
    <w:rsid w:val="00671BFC"/>
    <w:rsid w:val="00694D34"/>
    <w:rsid w:val="00711CCA"/>
    <w:rsid w:val="00715891"/>
    <w:rsid w:val="0078127B"/>
    <w:rsid w:val="007A66C2"/>
    <w:rsid w:val="007D14DE"/>
    <w:rsid w:val="007E2A4B"/>
    <w:rsid w:val="008459F7"/>
    <w:rsid w:val="008B26E3"/>
    <w:rsid w:val="008F4CB9"/>
    <w:rsid w:val="009774BA"/>
    <w:rsid w:val="0098413B"/>
    <w:rsid w:val="009D14FF"/>
    <w:rsid w:val="00A25561"/>
    <w:rsid w:val="00AB431A"/>
    <w:rsid w:val="00B24F03"/>
    <w:rsid w:val="00B60078"/>
    <w:rsid w:val="00B77655"/>
    <w:rsid w:val="00BA3A75"/>
    <w:rsid w:val="00C02B16"/>
    <w:rsid w:val="00C34536"/>
    <w:rsid w:val="00CB0B28"/>
    <w:rsid w:val="00CB39AA"/>
    <w:rsid w:val="00D167DB"/>
    <w:rsid w:val="00D56BCF"/>
    <w:rsid w:val="00DE0B40"/>
    <w:rsid w:val="00EB5959"/>
    <w:rsid w:val="00EE248C"/>
    <w:rsid w:val="00F41D91"/>
    <w:rsid w:val="00F876E2"/>
    <w:rsid w:val="00FF69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60078"/>
    <w:pPr>
      <w:spacing w:after="0"/>
    </w:pPr>
    <w:rPr>
      <w:rFonts w:ascii="Arial" w:eastAsia="Arial" w:hAnsi="Arial" w:cs="Arial"/>
      <w:color w:val="000000"/>
    </w:rPr>
  </w:style>
  <w:style w:type="paragraph" w:styleId="Heading1">
    <w:name w:val="heading 1"/>
    <w:basedOn w:val="Normal"/>
    <w:next w:val="Normal"/>
    <w:rsid w:val="00B60078"/>
    <w:pPr>
      <w:spacing w:before="480" w:after="120"/>
      <w:outlineLvl w:val="0"/>
    </w:pPr>
    <w:rPr>
      <w:b/>
      <w:sz w:val="36"/>
    </w:rPr>
  </w:style>
  <w:style w:type="paragraph" w:styleId="Heading2">
    <w:name w:val="heading 2"/>
    <w:basedOn w:val="Normal"/>
    <w:next w:val="Normal"/>
    <w:rsid w:val="00B60078"/>
    <w:pPr>
      <w:spacing w:before="360" w:after="80"/>
      <w:outlineLvl w:val="1"/>
    </w:pPr>
    <w:rPr>
      <w:b/>
      <w:sz w:val="28"/>
    </w:rPr>
  </w:style>
  <w:style w:type="paragraph" w:styleId="Heading3">
    <w:name w:val="heading 3"/>
    <w:basedOn w:val="Normal"/>
    <w:next w:val="Normal"/>
    <w:rsid w:val="00B60078"/>
    <w:pPr>
      <w:spacing w:before="280" w:after="80"/>
      <w:outlineLvl w:val="2"/>
    </w:pPr>
    <w:rPr>
      <w:b/>
      <w:color w:val="666666"/>
      <w:sz w:val="24"/>
    </w:rPr>
  </w:style>
  <w:style w:type="paragraph" w:styleId="Heading4">
    <w:name w:val="heading 4"/>
    <w:basedOn w:val="Normal"/>
    <w:next w:val="Normal"/>
    <w:rsid w:val="00B60078"/>
    <w:pPr>
      <w:spacing w:before="240" w:after="40"/>
      <w:outlineLvl w:val="3"/>
    </w:pPr>
    <w:rPr>
      <w:i/>
      <w:color w:val="666666"/>
    </w:rPr>
  </w:style>
  <w:style w:type="paragraph" w:styleId="Heading5">
    <w:name w:val="heading 5"/>
    <w:basedOn w:val="Normal"/>
    <w:next w:val="Normal"/>
    <w:rsid w:val="00B60078"/>
    <w:pPr>
      <w:spacing w:before="220" w:after="40"/>
      <w:outlineLvl w:val="4"/>
    </w:pPr>
    <w:rPr>
      <w:b/>
      <w:color w:val="666666"/>
      <w:sz w:val="20"/>
    </w:rPr>
  </w:style>
  <w:style w:type="paragraph" w:styleId="Heading6">
    <w:name w:val="heading 6"/>
    <w:basedOn w:val="Normal"/>
    <w:next w:val="Normal"/>
    <w:rsid w:val="00B60078"/>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B60078"/>
    <w:pPr>
      <w:spacing w:before="480" w:after="120"/>
    </w:pPr>
    <w:rPr>
      <w:b/>
      <w:sz w:val="72"/>
    </w:rPr>
  </w:style>
  <w:style w:type="paragraph" w:styleId="Subtitle">
    <w:name w:val="Subtitle"/>
    <w:basedOn w:val="Normal"/>
    <w:next w:val="Normal"/>
    <w:rsid w:val="00B60078"/>
    <w:pPr>
      <w:spacing w:before="360" w:after="80"/>
    </w:pPr>
    <w:rPr>
      <w:rFonts w:ascii="Georgia" w:eastAsia="Georgia" w:hAnsi="Georgia" w:cs="Georgia"/>
      <w:i/>
      <w:color w:val="666666"/>
      <w:sz w:val="48"/>
    </w:rPr>
  </w:style>
  <w:style w:type="paragraph" w:styleId="Header">
    <w:name w:val="header"/>
    <w:basedOn w:val="Normal"/>
    <w:link w:val="HeaderChar"/>
    <w:uiPriority w:val="99"/>
    <w:unhideWhenUsed/>
    <w:rsid w:val="008B26E3"/>
    <w:pPr>
      <w:tabs>
        <w:tab w:val="center" w:pos="4680"/>
        <w:tab w:val="right" w:pos="9360"/>
      </w:tabs>
      <w:spacing w:line="240" w:lineRule="auto"/>
    </w:pPr>
  </w:style>
  <w:style w:type="character" w:customStyle="1" w:styleId="HeaderChar">
    <w:name w:val="Header Char"/>
    <w:basedOn w:val="DefaultParagraphFont"/>
    <w:link w:val="Header"/>
    <w:uiPriority w:val="99"/>
    <w:rsid w:val="008B26E3"/>
    <w:rPr>
      <w:rFonts w:ascii="Arial" w:eastAsia="Arial" w:hAnsi="Arial" w:cs="Arial"/>
      <w:color w:val="000000"/>
    </w:rPr>
  </w:style>
  <w:style w:type="paragraph" w:styleId="Footer">
    <w:name w:val="footer"/>
    <w:basedOn w:val="Normal"/>
    <w:link w:val="FooterChar"/>
    <w:uiPriority w:val="99"/>
    <w:unhideWhenUsed/>
    <w:rsid w:val="008B26E3"/>
    <w:pPr>
      <w:tabs>
        <w:tab w:val="center" w:pos="4680"/>
        <w:tab w:val="right" w:pos="9360"/>
      </w:tabs>
      <w:spacing w:line="240" w:lineRule="auto"/>
    </w:pPr>
  </w:style>
  <w:style w:type="character" w:customStyle="1" w:styleId="FooterChar">
    <w:name w:val="Footer Char"/>
    <w:basedOn w:val="DefaultParagraphFont"/>
    <w:link w:val="Footer"/>
    <w:uiPriority w:val="99"/>
    <w:rsid w:val="008B26E3"/>
    <w:rPr>
      <w:rFonts w:ascii="Arial" w:eastAsia="Arial" w:hAnsi="Arial" w:cs="Arial"/>
      <w:color w:val="000000"/>
    </w:rPr>
  </w:style>
  <w:style w:type="paragraph" w:styleId="BalloonText">
    <w:name w:val="Balloon Text"/>
    <w:basedOn w:val="Normal"/>
    <w:link w:val="BalloonTextChar"/>
    <w:uiPriority w:val="99"/>
    <w:semiHidden/>
    <w:unhideWhenUsed/>
    <w:rsid w:val="00C02B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B16"/>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480" w:after="120"/>
      <w:outlineLvl w:val="0"/>
    </w:pPr>
    <w:rPr>
      <w:b/>
      <w:sz w:val="36"/>
    </w:rPr>
  </w:style>
  <w:style w:type="paragraph" w:styleId="Heading2">
    <w:name w:val="heading 2"/>
    <w:basedOn w:val="Normal"/>
    <w:next w:val="Normal"/>
    <w:pPr>
      <w:spacing w:before="360" w:after="80"/>
      <w:outlineLvl w:val="1"/>
    </w:pPr>
    <w:rPr>
      <w:b/>
      <w:sz w:val="28"/>
    </w:rPr>
  </w:style>
  <w:style w:type="paragraph" w:styleId="Heading3">
    <w:name w:val="heading 3"/>
    <w:basedOn w:val="Normal"/>
    <w:next w:val="Normal"/>
    <w:pPr>
      <w:spacing w:before="280" w:after="80"/>
      <w:outlineLvl w:val="2"/>
    </w:pPr>
    <w:rPr>
      <w:b/>
      <w:color w:val="666666"/>
      <w:sz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Header">
    <w:name w:val="header"/>
    <w:basedOn w:val="Normal"/>
    <w:link w:val="HeaderChar"/>
    <w:uiPriority w:val="99"/>
    <w:unhideWhenUsed/>
    <w:rsid w:val="008B26E3"/>
    <w:pPr>
      <w:tabs>
        <w:tab w:val="center" w:pos="4680"/>
        <w:tab w:val="right" w:pos="9360"/>
      </w:tabs>
      <w:spacing w:line="240" w:lineRule="auto"/>
    </w:pPr>
  </w:style>
  <w:style w:type="character" w:customStyle="1" w:styleId="HeaderChar">
    <w:name w:val="Header Char"/>
    <w:basedOn w:val="DefaultParagraphFont"/>
    <w:link w:val="Header"/>
    <w:uiPriority w:val="99"/>
    <w:rsid w:val="008B26E3"/>
    <w:rPr>
      <w:rFonts w:ascii="Arial" w:eastAsia="Arial" w:hAnsi="Arial" w:cs="Arial"/>
      <w:color w:val="000000"/>
    </w:rPr>
  </w:style>
  <w:style w:type="paragraph" w:styleId="Footer">
    <w:name w:val="footer"/>
    <w:basedOn w:val="Normal"/>
    <w:link w:val="FooterChar"/>
    <w:uiPriority w:val="99"/>
    <w:unhideWhenUsed/>
    <w:rsid w:val="008B26E3"/>
    <w:pPr>
      <w:tabs>
        <w:tab w:val="center" w:pos="4680"/>
        <w:tab w:val="right" w:pos="9360"/>
      </w:tabs>
      <w:spacing w:line="240" w:lineRule="auto"/>
    </w:pPr>
  </w:style>
  <w:style w:type="character" w:customStyle="1" w:styleId="FooterChar">
    <w:name w:val="Footer Char"/>
    <w:basedOn w:val="DefaultParagraphFont"/>
    <w:link w:val="Footer"/>
    <w:uiPriority w:val="99"/>
    <w:rsid w:val="008B26E3"/>
    <w:rPr>
      <w:rFonts w:ascii="Arial" w:eastAsia="Arial" w:hAnsi="Arial" w:cs="Arial"/>
      <w:color w:val="000000"/>
    </w:rPr>
  </w:style>
  <w:style w:type="paragraph" w:styleId="BalloonText">
    <w:name w:val="Balloon Text"/>
    <w:basedOn w:val="Normal"/>
    <w:link w:val="BalloonTextChar"/>
    <w:uiPriority w:val="99"/>
    <w:semiHidden/>
    <w:unhideWhenUsed/>
    <w:rsid w:val="00C02B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B16"/>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microsoft.com/office/2007/relationships/stylesWithEffects" Target="stylesWithEffects.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7</Pages>
  <Words>386</Words>
  <Characters>2202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User Guide.docx</vt:lpstr>
    </vt:vector>
  </TitlesOfParts>
  <Company/>
  <LinksUpToDate>false</LinksUpToDate>
  <CharactersWithSpaces>2583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Guide.docx</dc:title>
  <cp:lastModifiedBy>Corey</cp:lastModifiedBy>
  <cp:revision>49</cp:revision>
  <dcterms:created xsi:type="dcterms:W3CDTF">2013-04-07T20:23:00Z</dcterms:created>
  <dcterms:modified xsi:type="dcterms:W3CDTF">2013-04-24T15:48:00Z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1rtwp9UCbuQX1wa693TdVAvU_eBKpDQFkANFI8x6SBxo</vt:lpwstr>
  </property>
  <property fmtid="{D5CDD505-2E9C-101B-9397-08002B2CF9AE}" pid="4" name="Google.Documents.RevisionId">
    <vt:lpwstr>03557939440084681867</vt:lpwstr>
  </property>
  <property fmtid="{D5CDD505-2E9C-101B-9397-08002B2CF9AE}" pid="5" name="Google.Documents.PreviousRevisionId">
    <vt:lpwstr>14596444220120782884</vt:lpwstr>
  </property>
  <property fmtid="{D5CDD505-2E9C-101B-9397-08002B2CF9AE}" pid="6" name="Google.Documents.PluginVersion">
    <vt:lpwstr>2.0.2662.553</vt:lpwstr>
  </property>
  <property fmtid="{D5CDD505-2E9C-101B-9397-08002B2CF9AE}" pid="7" name="Google.Documents.MergeIncapabilityFlags">
    <vt:i4>0</vt:i4>
  </property>
</Properties>
</file>